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7D3F90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7D3F9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7D3F9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401B780E" w:rsidR="004C58B2" w:rsidRDefault="00A86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Gaston Garreaud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7D3F9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7D3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784F8FAE" w:rsidR="004C58B2" w:rsidRDefault="00C61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67270170" wp14:editId="416DB1EC">
                  <wp:extent cx="2848895" cy="2653524"/>
                  <wp:effectExtent l="0" t="0" r="8890" b="0"/>
                  <wp:docPr id="13427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876" cy="2658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7D3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9872A47" w:rsidR="004C58B2" w:rsidRDefault="00C61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Pintura, cerámica y 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7D3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1F0F81CC" w:rsidR="004C58B2" w:rsidRDefault="00C61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MAC-Lima</w:t>
            </w:r>
            <w:ins w:id="0" w:author="Microsoft Word" w:date="2026-06-29T03:18:00Z" w16du:dateUtc="2026-06-29T02:18:00Z">
              <w:r w:rsidR="003D7FCF">
                <w:rPr>
                  <w:rFonts w:ascii="Calibri" w:eastAsia="Calibri" w:hAnsi="Calibri" w:cs="Calibri"/>
                  <w:sz w:val="20"/>
                  <w:szCs w:val="20"/>
                </w:rPr>
                <w:t>IAC</w:t>
              </w:r>
            </w:ins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7D3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7D3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CF6D3F-7DB9-43E2-9E1E-F5EDAF8500D3}"/>
    <w:embedBold r:id="rId2" w:fontKey="{56AAF848-C132-456E-959D-1BE6F62E14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B6DE9A-5998-4B2B-993F-9F84854FB9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3D7FCF"/>
    <w:rsid w:val="004C58B2"/>
    <w:rsid w:val="006F7C4E"/>
    <w:rsid w:val="007A57E4"/>
    <w:rsid w:val="007D3F90"/>
    <w:rsid w:val="009348C7"/>
    <w:rsid w:val="00A86E3C"/>
    <w:rsid w:val="00C61313"/>
    <w:rsid w:val="00C6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5</cp:revision>
  <dcterms:created xsi:type="dcterms:W3CDTF">2026-06-29T02:00:00Z</dcterms:created>
  <dcterms:modified xsi:type="dcterms:W3CDTF">2026-06-29T02:18:00Z</dcterms:modified>
</cp:coreProperties>
</file>